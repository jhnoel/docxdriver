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emf" ContentType="image/x-emf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-default.xml" ContentType="application/vnd.openxmlformats-officedocument.wordprocessingml.header+xml"/>
  <Override PartName="/word/header-first.xml" ContentType="application/vnd.openxmlformats-officedocument.wordprocessingml.header+xml"/>
  <Override PartName="/word/header-even.xml" ContentType="application/vnd.openxmlformats-officedocument.wordprocessingml.header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  <Override PartName="/word/footer-even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body>
    <w:p w14:paraId="11111111">
      <w:pPr>
        <w:pStyle w:val="CustomStyle"/>
      </w:pPr>
      <w:r>
        <w:rPr>
          <w:b/>
        </w:rPr>
        <w:t xml:space="preserve">Bold</w:t>
      </w:r>
      <w:r>
        <w:rPr>
          <w:i/>
        </w:rPr>
        <w:t xml:space="preserve"> italic</w:t>
      </w:r>
      <w:r>
        <w:rPr>
          <w:u w:val="single"/>
        </w:rPr>
        <w:t xml:space="preserve"> underline</w:t>
      </w:r>
      <w:r>
        <w:rPr>
          <w:strike/>
        </w:rPr>
        <w:t xml:space="preserve"> strike</w:t>
      </w:r>
      <w:r>
        <w:rPr>
          <w:vertAlign w:val="superscript"/>
        </w:rPr>
        <w:t xml:space="preserve"> super</w:t>
      </w:r>
      <w:r>
        <w:rPr>
          <w:vertAlign w:val="subscript"/>
        </w:rPr>
        <w:t xml:space="preserve"> sub</w:t>
      </w:r>
      <w:hyperlink r:id="safe">
        <w:r>
          <w:t xml:space="preserve">Safe link</w:t>
        </w:r>
      </w:hyperlink>
      <w:hyperlink r:id="unsafe">
        <w:r>
          <w:t xml:space="preserve">Opaque link</w:t>
        </w:r>
      </w:hyperlink>
      <w:hyperlink w:anchor="bookmark">
        <w:r>
          <w:t xml:space="preserve">Internal link</w:t>
        </w:r>
      </w:hyperlink>
    </w:p>
    <w:p w14:paraId="22222222">
      <w:fldSimple w:instr="AUTHOR">
        <w:r>
          <w:t xml:space="preserve">Author result</w:t>
        </w:r>
      </w:fldSimple>
      <w:r>
        <w:fldChar w:fldCharType="begin"/>
      </w:r>
      <w:r>
        <w:instrText> REF source </w:instrText>
      </w:r>
      <w:r>
        <w:fldChar w:fldCharType="separate"/>
      </w:r>
      <w:r>
        <w:t xml:space="preserve">Complex result</w:t>
      </w:r>
      <w:r>
        <w:fldChar w:fldCharType="end"/>
      </w:r>
      <w:commentRangeStart w:id="0"/>
      <w:r>
        <w:t xml:space="preserve">Commented</w:t>
      </w:r>
      <w:commentRangeEnd w:id="0"/>
      <w:r>
        <w:rPr>
          <w:b/>
          <w:rPrChange w:id="31" w:author="Format Editor">
            <w:rPr/>
          </w:rPrChange>
        </w:rPr>
        <w:t xml:space="preserve"> changed-format</w:t>
      </w:r>
      <w:r>
        <w:rPr>
          <w:b w:val="0"/>
          <w:rPrChange w:id="32" w:author="Format Editor">
            <w:rPr>
              <w:b/>
            </w:rPr>
          </w:rPrChange>
        </w:rPr>
        <w:t xml:space="preserve"> neutral-format</w:t>
      </w:r>
    </w:p>
    <w:p w14:paraId="33333333">
      <w:pPr>
        <w:numPr>
          <w:ilvl w:val="0"/>
          <w:numId w:val="42"/>
        </w:numPr>
      </w:pPr>
      <w:r>
        <w:t xml:space="preserve">Roman item</w:t>
      </w:r>
    </w:p>
    <w:p w14:paraId="33333334">
      <w:pPr>
        <w:numPr>
          <w:ilvl w:val="1"/>
          <w:numId w:val="42"/>
        </w:numPr>
      </w:pPr>
      <w:r>
        <w:t xml:space="preserve">Nested item</w:t>
      </w:r>
    </w:p>
    <w:p w14:paraId="33333335">
      <w:pPr>
        <w:numPr>
          <w:ilvl w:val="0"/>
          <w:numId w:val="42"/>
        </w:numPr>
      </w:pPr>
      <w:r>
        <w:t xml:space="preserve">Next item</w:t>
      </w:r>
    </w:p>
    <w:p w14:paraId="44444444">
      <w:r>
        <w:t xml:space="preserve">Common </w:t>
      </w:r>
      <w:ins w:id="21" w:author="Insert Editor">
        <w:r>
          <w:t xml:space="preserve">inserted</w:t>
        </w:r>
      </w:ins>
      <w:del w:id="22" w:author="Delete Editor">
        <w:r>
          <w:delText>deleted</w:delText>
        </w:r>
      </w:del>
      <w:r>
        <w:footnoteReference w:id="7"/>
        <w:endnoteReference w:id="9"/>
      </w:r>
      <w:del w:id="24" w:author="Delete Editor">
        <w:r>
          <w:footnoteReference w:id="10"/>
        </w:r>
      </w:del>
      <w:ins w:id="25" w:author="Insert Editor">
        <w:r>
          <w:endnoteReference w:id="11"/>
        </w:r>
      </w:ins>
    </w:p>
    <w:p w14:paraId="55555555">
      <w:r>
        <w:drawing>
          <wp:inline>
            <wp:extent cx="304800" cy="228600"/>
            <wp:docPr id="1" name="Picture" descr="Available picture"/>
            <a:graphic>
              <a:graphicData>
                <pic:pic>
                  <pic:blipFill>
                    <a:blip r:embed="available"/>
                  </pic:blipFill>
                </pic:pic>
              </a:graphicData>
            </a:graphic>
          </wp:inline>
        </w:drawing>
      </w:r>
      <w:r>
        <w:drawing>
          <wp:inline>
            <wp:extent cx="457200" cy="342900"/>
            <wp:docPr id="1" name="Picture" descr="Opaque picture"/>
            <a:graphic>
              <a:graphicData>
                <pic:pic>
                  <pic:blipFill>
                    <a:blip r:embed="opaque"/>
                  </pic:blipFill>
                </pic:pic>
              </a:graphicData>
            </a:graphic>
          </wp:inline>
        </w:drawing>
      </w:r>
    </w:p>
    <w:p w14:paraId="66666666">
      <w:r>
        <w:t xml:space="preserve">Unicode 😀 nonbreaking space literal	tab</w:t>
      </w:r>
      <w:r>
        <w:tab/>
        <w:br/>
        <w:br w:type="page"/>
        <w:br w:type="column"/>
      </w:r>
      <mc:AlternateContent>
        <mc:Choice Requires="unsupported">
          <w:r>
            <w:t>Unsupported choice</w:t>
          </w:r>
        </mc:Choice>
        <mc:Fallback>
          <w:r>
            <w:t xml:space="preserve">Fallback content</w:t>
          </w:r>
        </mc:Fallback>
      </mc:AlternateContent>
    </w:p>
    <w:p w14:paraId="77777777">
      <w:pPr>
        <w:rPr>
          <w:del w:id="23" w:author="Break Editor"/>
        </w:rPr>
      </w:pPr>
      <w:r>
        <w:fldChar w:fldCharType="begin"/>
      </w:r>
      <w:r>
        <w:instrText> REF joined </w:instrText>
      </w:r>
      <w:r>
        <w:fldChar w:fldCharType="separate"/>
      </w:r>
      <w:r>
        <w:t xml:space="preserve">Joined first</w:t>
      </w:r>
    </w:p>
    <w:p w14:paraId="88888888">
      <w:r>
        <w:t xml:space="preserve">Joined second</w:t>
      </w:r>
      <w:r>
        <w:fldChar w:fldCharType="end"/>
      </w:r>
    </w:p>
    <w:p w14:paraId="99999999">
      <w:pPr>
        <w:rPr>
          <w:ins w:id="26" w:author="Break Editor"/>
        </w:rPr>
      </w:pPr>
      <w:r>
        <w:t xml:space="preserve">Inserted break first</w:t>
      </w:r>
    </w:p>
    <w:p w14:paraId="99999998">
      <w:r>
        <w:t xml:space="preserve">Inserted break second</w:t>
      </w:r>
    </w:p>
    <w:tbl>
      <w:tblGrid>
        <w:gridCol/>
        <w:gridCol/>
        <w:gridCol/>
      </w:tblGrid>
      <w:tr>
        <w:tc>
          <w:tcPr>
            <w:gridSpan w:val="2"/>
            <w:vMerge w:val="restart"/>
          </w:tcPr>
          <w:p w14:paraId="AA000001">
            <w:r>
              <w:t xml:space="preserve">Merged cell</w:t>
            </w:r>
          </w:p>
        </w:tc>
        <w:tc>
          <w:p w14:paraId="AA000002">
            <w:r>
              <w:t xml:space="preserve">Top cell</w:t>
            </w:r>
          </w:p>
        </w:tc>
      </w:tr>
      <w:tr>
        <w:tc>
          <w:tcPr>
            <w:gridSpan w:val="2"/>
            <w:vMerge/>
          </w:tcPr>
          <w:p/>
        </w:tc>
        <w:tc>
          <w:tbl>
            <w:tr>
              <w:tc>
                <w:p w14:paraId="AA000003">
                  <w:r>
                    <w:t xml:space="preserve">Nested cell</w:t>
                  </w:r>
                </w:p>
              </w:tc>
            </w:tr>
          </w:tbl>
          <w:p/>
        </w:tc>
      </w:tr>
    </w:tbl>
    <w:p w14:paraId="F0000000">
      <w:r>
        <w:t xml:space="preserve">runs: </w:t>
      </w:r>
      <m:oMath>
        <m:r>
          <m:t>α + β</m:t>
        </m:r>
        <m:r>
          <m:rPr>
            <m:sty m:val="p"/>
          </m:rPr>
          <m:t>sin</m:t>
        </m:r>
      </m:oMath>
    </w:p>
    <w:p w14:paraId="F0000001">
      <w:r>
        <w:t xml:space="preserve">sup: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</w:p>
    <w:p w14:paraId="F0000002">
      <w:r>
        <w:t xml:space="preserve">sub: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</w:p>
    <w:p w14:paraId="F0000003">
      <w:r>
        <w:t xml:space="preserve">subsup: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</w:p>
    <w:p w14:paraId="F0000004">
      <w:r>
        <w:t xml:space="preserve">prescripts: </w:t>
      </w:r>
      <m:oMath>
        <m:sPre>
          <m:e>
            <m:r>
              <m:t>X</m:t>
            </m:r>
          </m:e>
          <m:sub>
            <m:r>
              <m:t>a</m:t>
            </m:r>
          </m:sub>
          <m:sup>
            <m:r>
              <m:t>b</m:t>
            </m:r>
          </m:sup>
        </m:sPre>
      </m:oMath>
    </w:p>
    <w:p w14:paraId="F0000005">
      <w:r>
        <w:t xml:space="preserve">fraction: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</w:p>
    <w:p w14:paraId="F0000006">
      <w:r>
        <w:t xml:space="preserve">nobar: </w:t>
      </w:r>
      <m:oMath>
        <m:f>
          <m:fPr>
            <m:type m:val="noBar"/>
          </m:fPr>
          <m:num>
            <m:r>
              <m:t>n</m:t>
            </m:r>
          </m:num>
          <m:den>
            <m:r>
              <m:t>k</m:t>
            </m:r>
          </m:den>
        </m:f>
      </m:oMath>
    </w:p>
    <w:p w14:paraId="F0000007">
      <w:r>
        <w:t xml:space="preserve">skew: </w:t>
      </w:r>
      <m:oMath>
        <m:f>
          <m:fPr>
            <m:type m:val="skw"/>
          </m:fPr>
          <m:num>
            <m:r>
              <m:t>a</m:t>
            </m:r>
          </m:num>
          <m:den>
            <m:r>
              <m:t>b</m:t>
            </m:r>
          </m:den>
        </m:f>
      </m:oMath>
    </w:p>
    <w:p w14:paraId="F0000008">
      <w:r>
        <w:t xml:space="preserve">sqrt: </w:t>
      </w:r>
      <m:oMath>
        <m:rad>
          <m:radPr>
            <m:degHide m:val="1"/>
          </m:radPr>
          <m:deg/>
          <m:e>
            <m:r>
              <m:t>x</m:t>
            </m:r>
          </m:e>
        </m:rad>
      </m:oMath>
    </w:p>
    <w:p w14:paraId="F0000009">
      <w:r>
        <w:t xml:space="preserve">root: </w:t>
      </w:r>
      <m:oMath>
        <m:rad>
          <m:deg>
            <m:r>
              <m:t>3</m:t>
            </m:r>
          </m:deg>
          <m:e>
            <m:r>
              <m:t>x</m:t>
            </m:r>
          </m:e>
        </m:rad>
      </m:oMath>
    </w:p>
    <w:p w14:paraId="F000000A">
      <w:r>
        <w:t xml:space="preserve">nary: </w:t>
      </w:r>
      <m:oMath>
        <m:nary>
          <m:naryPr>
            <m:chr m:val="∑"/>
            <m:subHide m:val="true"/>
          </m:naryPr>
          <m:sub>
            <m:r>
              <m:t>HIDDEN</m:t>
            </m:r>
          </m:sub>
          <m:sup>
            <m:r>
              <m:t>N</m:t>
            </m:r>
          </m:sup>
          <m:e>
            <m:r>
              <m:t>x</m:t>
            </m:r>
          </m:e>
        </m:nary>
      </m:oMath>
    </w:p>
    <w:p w14:paraId="F000000B">
      <w:r>
        <w:t xml:space="preserve">limlow: </w:t>
      </w:r>
      <m:oMath>
        <m:limLow>
          <m:e>
            <m:r>
              <m:t>lim</m:t>
            </m:r>
          </m:e>
          <m:lim>
            <m:r>
              <m:t>0</m:t>
            </m:r>
          </m:lim>
        </m:limLow>
      </m:oMath>
    </w:p>
    <w:p w14:paraId="F000000C">
      <w:r>
        <w:t xml:space="preserve">limupp: </w:t>
      </w:r>
      <m:oMath>
        <m:limUpp>
          <m:e>
            <m:r>
              <m:t>max</m:t>
            </m:r>
          </m:e>
          <m:lim>
            <m:r>
              <m:t>N</m:t>
            </m:r>
          </m:lim>
        </m:limUpp>
      </m:oMath>
    </w:p>
    <w:p w14:paraId="F000000D">
      <w:r>
        <w:t xml:space="preserve">function: </w:t>
      </w:r>
      <m:oMath>
        <m:func>
          <m:fName>
            <m:r>
              <m:rPr>
                <m:sty m:val="p"/>
              </m:rPr>
              <m:t>sin</m:t>
            </m:r>
          </m:fName>
          <m:e>
            <m:r>
              <m:t>x</m:t>
            </m:r>
          </m:e>
        </m:func>
      </m:oMath>
    </w:p>
    <w:p w14:paraId="F000000E">
      <w:r>
        <w:t xml:space="preserve">accent: </w:t>
      </w:r>
      <m:oMath>
        <m:acc>
          <m:accPr>
            <m:chr m:val="→"/>
          </m:accPr>
          <m:e>
            <m:r>
              <m:t>v</m:t>
            </m:r>
          </m:e>
        </m:acc>
      </m:oMath>
    </w:p>
    <w:p w14:paraId="F000000F">
      <w:r>
        <w:t xml:space="preserve">bar: </w:t>
      </w:r>
      <m:oMath>
        <m:bar>
          <m:e>
            <m:r>
              <m:t>x</m:t>
            </m:r>
          </m:e>
        </m:bar>
      </m:oMath>
    </w:p>
    <w:p w14:paraId="F0000010">
      <w:r>
        <w:t xml:space="preserve">underbar: </w:t>
      </w:r>
      <m:oMath>
        <m:bar>
          <m:barPr>
            <m:pos m:val="bot"/>
          </m:barPr>
          <m:e>
            <m:r>
              <m:t>y</m:t>
            </m:r>
          </m:e>
        </m:bar>
      </m:oMath>
    </w:p>
    <w:p w14:paraId="F0000011">
      <w:r>
        <w:t xml:space="preserve">group-default: </w:t>
      </w:r>
      <m:oMath>
        <m:groupChr>
          <m:e>
            <m:r>
              <m:t>x</m:t>
            </m:r>
          </m:e>
        </m:groupChr>
      </m:oMath>
    </w:p>
    <w:p w14:paraId="F0000012">
      <w:r>
        <w:t xml:space="preserve">underbrace: </w:t>
      </w:r>
      <m:oMath>
        <m:groupChr>
          <m:groupChrPr>
            <m:pos m:val="bot"/>
            <m:chr m:val="⏟"/>
          </m:groupChrPr>
          <m:e>
            <m:r>
              <m:t>x</m:t>
            </m:r>
          </m:e>
        </m:groupChr>
      </m:oMath>
    </w:p>
    <w:p w14:paraId="F0000013">
      <w:r>
        <w:t xml:space="preserve">delimiters: </w:t>
      </w:r>
      <m:oMath>
        <m:d>
          <m:dPr>
            <m:begChr m:val="["/>
            <m:endChr m:val="]"/>
            <m:sepChr m:val=";"/>
          </m:dPr>
          <m:e>
            <m:r>
              <m:t>a</m:t>
            </m:r>
          </m:e>
          <m:e>
            <m:r>
              <m:t>b</m:t>
            </m:r>
          </m:e>
        </m:d>
      </m:oMath>
    </w:p>
    <w:p w14:paraId="F0000014">
      <w:r>
        <w:t xml:space="preserve">matrix: </w:t>
      </w:r>
      <m:oMath>
        <m:m>
          <m:mr>
            <m:e>
              <m:r>
                <m:t>a</m:t>
              </m:r>
            </m:e>
            <m:e>
              <m:r>
                <m:t>b</m:t>
              </m:r>
            </m:e>
          </m:mr>
          <m:mr>
            <m:e>
              <m:r>
                <m:t>c</m:t>
              </m:r>
            </m:e>
            <m:e>
              <m:r>
                <m:t>d</m:t>
              </m:r>
            </m:e>
          </m:mr>
        </m:m>
      </m:oMath>
    </w:p>
    <w:p w14:paraId="F0000015">
      <w:r>
        <w:t xml:space="preserve">equation-array: </w:t>
      </w:r>
      <m:oMath>
        <m:eqArr>
          <m:e>
            <m:r>
              <m:t>a=b</m:t>
            </m:r>
          </m:e>
          <m:e>
            <m:r>
              <m:t>c=d</m:t>
            </m:r>
          </m:e>
        </m:eqArr>
      </m:oMath>
    </w:p>
    <w:p w14:paraId="F0000016">
      <w:r>
        <w:t xml:space="preserve">box: </w:t>
      </w:r>
      <m:oMath>
        <m:box>
          <m:e>
            <m:r>
              <m:t>x</m:t>
            </m:r>
          </m:e>
        </m:box>
      </m:oMath>
    </w:p>
    <w:p w14:paraId="F0000017">
      <w:r>
        <w:t xml:space="preserve">borderbox: </w:t>
      </w:r>
      <m:oMath>
        <m:borderBox>
          <m:e>
            <m:r>
              <m:t>y</m:t>
            </m:r>
          </m:e>
        </m:borderBox>
      </m:oMath>
    </w:p>
    <w:p w14:paraId="F0000018">
      <w:r>
        <w:t xml:space="preserve">phantom: </w:t>
      </w:r>
      <m:oMath>
        <m:phant>
          <m:e>
            <m:r>
              <m:t>z</m:t>
            </m:r>
          </m:e>
        </m:phant>
      </m:oMath>
    </w:p>
    <w:p w14:paraId="F0000019">
      <w:r>
        <w:t xml:space="preserve">deleted-run: </w:t>
      </w:r>
      <m:oMath>
        <m:r>
          <m:delText>Old math</m:delText>
        </m:r>
      </m:oMath>
    </w:p>
    <w:p w14:paraId="F000001A">
      <w:r>
        <w:t xml:space="preserve">unknown: </w:t>
      </w:r>
      <m:oMath>
        <m:unknown>
          <m:e>
            <m:r>
              <m:t>Retained unknown</m:t>
            </m:r>
          </m:e>
        </m:unknown>
      </m:oMath>
    </w:p>
    <w:p w14:paraId="FFFF0001">
      <m:oMathPara>
        <m:oMath>
          <m:r>
            <m:t>display</m:t>
          </m:r>
        </m:oMath>
      </m:oMathPara>
    </w:p>
    <w:p w14:paraId="BB000001">
      <w:pPr>
        <w:sectPr>
          <w:headerReference w:type="default" r:id="header-default"/>
          <w:headerReference w:type="first" r:id="header-first"/>
          <w:headerReference w:type="even" r:id="header-even"/>
          <w:footerReference w:type="default" r:id="footer-default"/>
          <w:footerReference w:type="first" r:id="footer-first"/>
          <w:footerReference w:type="even" r:id="footer-even"/>
          <w:titlePg/>
        </w:sectPr>
      </w:pPr>
      <w:r>
        <w:t xml:space="preserve">Section one end</w:t>
      </w:r>
    </w:p>
    <w:p w14:paraId="BB000002">
      <w:pPr>
        <w:pStyle w:val="Heading2"/>
      </w:pPr>
      <w:r>
        <w:t xml:space="preserve">Section two heading</w:t>
      </w:r>
    </w:p>
    <w:sectPr>
      <w:headerReference w:type="default" r:id="header-default"/>
      <w:headerReference w:type="first" r:id="header-first"/>
      <w:headerReference w:type="even" r:id="header-even"/>
      <w:footerReference w:type="default" r:id="footer-default"/>
      <w:footerReference w:type="first" r:id="footer-first"/>
      <w:footerReference w:type="even" r:id="footer-even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comment w:id="0" w:author="Comment Author">
    <w:p w14:paraId="EE000001">
      <w:r>
        <w:t xml:space="preserve">Comment body</w:t>
      </w:r>
    </w:p>
  </w:comment>
</w:comments>
</file>

<file path=word/endnotes.xml><?xml version="1.0" encoding="utf-8"?>
<w:endnot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endnote w:id="9">
    <w:p w14:paraId="DD000009">
      <w:r>
        <w:rPr>
          <w:i/>
        </w:rPr>
        <w:t xml:space="preserve">Endnote body</w:t>
      </w:r>
    </w:p>
  </w:endnote>
  <w:endnote w:id="11">
    <w:p w14:paraId="DD000011">
      <w:r>
        <w:t xml:space="preserve">Inserted endnote body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-default.xml><?xml version="1.0" encoding="utf-8"?>
<w:ftr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p w14:paraId="AB000001">
    <w:r>
      <w:t xml:space="preserve">footer default</w:t>
    </w:r>
  </w:p>
</w:ftr>
</file>

<file path=word/footer-even.xml><?xml version="1.0" encoding="utf-8"?>
<w:ftr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p w14:paraId="AB000001">
    <w:r>
      <w:t xml:space="preserve">footer even</w:t>
    </w:r>
  </w:p>
</w:ftr>
</file>

<file path=word/footer-first.xml><?xml version="1.0" encoding="utf-8"?>
<w:ftr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p w14:paraId="AB000001">
    <w:r>
      <w:t xml:space="preserve">footer first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footnote w:id="7">
    <w:p w14:paraId="CC000007">
      <w:r>
        <w:rPr>
          <w:b/>
        </w:rPr>
        <w:t xml:space="preserve">Footnote body</w:t>
      </w:r>
    </w:p>
    <w:tbl>
      <w:tr>
        <w:tc>
          <w:p w14:paraId="CC000008">
            <w:r>
              <w:t xml:space="preserve">Footnote table</w:t>
            </w:r>
          </w:p>
        </w:tc>
      </w:tr>
    </w:tbl>
  </w:footnote>
  <w:footnote w:id="10">
    <w:p w14:paraId="CC000010">
      <w:r>
        <w:t xml:space="preserve">Deleted footnote body</w:t>
      </w:r>
    </w:p>
  </w:footnote>
</w:footnotes>
</file>

<file path=word/header-default.xml><?xml version="1.0" encoding="utf-8"?>
<w:hdr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p w14:paraId="AB000001">
    <w:r>
      <w:t xml:space="preserve">header default</w:t>
    </w:r>
  </w:p>
</w:hdr>
</file>

<file path=word/header-even.xml><?xml version="1.0" encoding="utf-8"?>
<w:hdr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p w14:paraId="AB000001">
    <w:r>
      <w:t xml:space="preserve">header even</w:t>
    </w:r>
  </w:p>
</w:hdr>
</file>

<file path=word/header-first.xml><?xml version="1.0" encoding="utf-8"?>
<w:hdr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p w14:paraId="AB000001">
    <w:r>
      <w:t xml:space="preserve">header first</w:t>
    </w:r>
  </w:p>
</w:hdr>
</file>

<file path=word/numbering.xml><?xml version="1.0" encoding="utf-8"?>
<w:numbering xmlns:w="http://schemas.openxmlformats.org/wordprocessingml/2006/main">
  <w:abstractNum w:abstractNumId="42">
    <w:lvl w:ilvl="0">
      <w:start w:val="3"/>
      <w:numFmt w:val="upperRoman"/>
      <w:lvlText w:val="%1."/>
    </w:lvl>
    <w:lvl w:ilvl="1">
      <w:start w:val="1"/>
      <w:numFmt w:val="lowerLetter"/>
      <w:lvlText w:val="%2)"/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05B5"/>
  <w15:chartTrackingRefBased/>
  <w15:docId w15:val="{9B4D37D8-9706-4C41-AE7C-3CA9DD3CBACB}"/>
  <w:rsids>
    <w:rsidRoot w:val="16CD538B"/>
    <w:rsid w:val="16CD538B"/>
  </w:rsids>
</w:settings>
</file>

<file path=word/styles.xml><?xml version="1.0" encoding="utf-8"?>
<w:styles xmlns:w="http://schemas.openxmlformats.org/wordprocessingml/2006/main">
  <w:style w:type="paragraph" w:styleId="CustomStyle">
    <w:name w:val="Custom style"/>
  </w:style>
  <w:style w:type="paragraph" w:styleId="Heading2">
    <w:name w:val="Heading 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Relationships xmlns="http://schemas.openxmlformats.org/package/2006/relationships"><Relationship Id="safe" Type="http://schemas.openxmlformats.org/officeDocument/2006/relationships/hyperlink" Target="https://example.com/?a=1&amp;b=2" TargetMode="External"/><Relationship Id="unsafe" Type="http://schemas.openxmlformats.org/officeDocument/2006/relationships/hyperlink" Target="custom-scheme:opaque-target" TargetMode="External"/><Relationship Id="available" Type="http://schemas.openxmlformats.org/officeDocument/2006/relationships/image" Target="media/image.png"/><Relationship Id="opaque" Type="http://schemas.openxmlformats.org/officeDocument/2006/relationships/image" Target="media/image.emf"/><Relationship Id="numbering" Type="http://schemas.openxmlformats.org/officeDocument/2006/relationships/numbering" Target="numbering.xml"/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Relationship Id="endnotes" Type="http://schemas.openxmlformats.org/officeDocument/2006/relationships/endnotes" Target="endnotes.xml"/><Relationship Id="comments" Type="http://schemas.openxmlformats.org/officeDocument/2006/relationships/comments" Target="comments.xml"/><Relationship Id="header-default" Type="http://schemas.openxmlformats.org/officeDocument/2006/relationships/header" Target="header-default.xml"/><Relationship Id="header-first" Type="http://schemas.openxmlformats.org/officeDocument/2006/relationships/header" Target="header-first.xml"/><Relationship Id="header-even" Type="http://schemas.openxmlformats.org/officeDocument/2006/relationships/header" Target="header-even.xml"/><Relationship Id="footer-default" Type="http://schemas.openxmlformats.org/officeDocument/2006/relationships/footer" Target="footer-default.xml"/><Relationship Id="footer-first" Type="http://schemas.openxmlformats.org/officeDocument/2006/relationships/footer" Target="footer-first.xml"/><Relationship Id="footer-even" Type="http://schemas.openxmlformats.org/officeDocument/2006/relationships/footer" Target="footer-even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2026-07-21T02:16:36.3561743Z</dcterms:created>
  <dcterms:modified xsi:type="dcterms:W3CDTF">2012-08-07T16:44:00.0000000Z</dcterms:modified>
  <dc:creator/>
</coreProperties>
</file>