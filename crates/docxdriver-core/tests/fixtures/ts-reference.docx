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.xml" ContentType="application/vnd.openxmlformats-officedocument.wordprocessingml.comment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del w:id="2" w:author="Agent" w:date="2026-07-05T02:35:50.196Z">
        <w:r>
          <w:delText>Hello</w:delText>
        </w:r>
      </w:del>
      <w:ins w:id="1" w:author="Agent" w:date="2026-07-05T02:35:50.196Z">
        <w:r>
          <w:t xml:space="preserve"> brave</w:t>
        </w:r>
      </w:ins>
      <w:r>
        <w:t xml:space="preserve"> world</w:t>
      </w:r>
    </w:p>
    <w:p>
      <w:commentRangeStart w:id="0"/>
      <w:r>
        <w:t>Second paragraph</w:t>
      </w:r>
      <w:commentRangeEnd w:id="0"/>
      <w:r>
        <w:commentReference w:id="0"/>
      </w:r>
    </w:p>
  </w:body>
</w:document>
</file>

<file path=word/comments.xml><?xml version="1.0" encoding="utf-8"?>
<w:comments xmlns:w="http://schemas.openxmlformats.org/wordprocessingml/2006/main" xmlns:w15="http://schemas.microsoft.com/office/word/2012/wordml">
  <w:comment w:id="0" w:author="Rev" w:date="2026-07-05T02:35:50.205Z">
    <w:p w15:paraId="00000000">
      <w:r>
        <w:t>Check this</w:t>
      </w:r>
    </w:p>
  </w:comment>
</w:comments>
</file>

<file path=word/commentsExtended.xml><?xml version="1.0" encoding="utf-8"?>
<w15:commentsEx xmlns:w15="http://schemas.microsoft.com/office/word/2012/wordml">
  <w15:commentEx w15:paraId="00000000"/>
</w15:commentsEx>
</file>

<file path=word/commentsIds.xml><?xml version="1.0" encoding="utf-8"?>
<w16cid:commentsIds xmlns:w16cid="http://schemas.microsoft.com/office/word/2016/wordml/cid">
  <w16cid:commentId w16cid:paraId="00000000" w16cid:durableId="B5DA4467"/>
</w16cid:commentsIds>
</file>

<file path=word/_rels/document.xml.rels><?xml version="1.0" encoding="UTF-8" standalone="yes"?><Relationships xmlns="http://schemas.openxmlformats.org/package/2006/relationships"><Relationship Id="rId1" Type="http://schemas.microsoft.com/office/2011/relationships/commentsExtended" Target="commentsExtended.xml"/><Relationship Id="rId2" Type="http://schemas.microsoft.com/office/2016/09/relationships/commentsIds" Target="commentsIds.xml"/><Relationship Id="rId3" Type="http://schemas.openxmlformats.org/officeDocument/2006/relationships/comments" Target="comments.xml"/></Relationships>
</file>